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00" w:lineRule="auto"/>
        <w:rPr>
          <w:ins w:author="Angha Ajay" w:id="1" w:date="2025-10-15T20:17:13Z"/>
          <w:rFonts w:ascii="Merriweather Medium" w:cs="Merriweather Medium" w:eastAsia="Merriweather Medium" w:hAnsi="Merriweather Medium"/>
          <w:color w:val="e06666"/>
          <w:sz w:val="39"/>
          <w:szCs w:val="39"/>
          <w:u w:val="single"/>
          <w:rPrChange w:author="Angha Ajay" w:id="0" w:date="2025-10-08T15:58:22Z">
            <w:rPr>
              <w:b w:val="1"/>
              <w:color w:val="010409"/>
              <w:sz w:val="33"/>
              <w:szCs w:val="33"/>
            </w:rPr>
          </w:rPrChange>
        </w:rPr>
      </w:pPr>
      <w:r w:rsidDel="00000000" w:rsidR="00000000" w:rsidRPr="00000000">
        <w:rPr>
          <w:rFonts w:ascii="Merriweather Medium" w:cs="Merriweather Medium" w:eastAsia="Merriweather Medium" w:hAnsi="Merriweather Medium"/>
          <w:color w:val="e06666"/>
          <w:sz w:val="39"/>
          <w:szCs w:val="39"/>
          <w:u w:val="single"/>
          <w:rtl w:val="0"/>
          <w:rPrChange w:author="Angha Ajay" w:id="0" w:date="2025-10-08T15:58:22Z">
            <w:rPr>
              <w:b w:val="1"/>
              <w:color w:val="010409"/>
              <w:sz w:val="33"/>
              <w:szCs w:val="33"/>
            </w:rPr>
          </w:rPrChange>
        </w:rPr>
        <w:t xml:space="preserve">Policy Researchers</w:t>
      </w:r>
      <w:ins w:author="Angha Ajay" w:id="1" w:date="2025-10-15T20:17:13Z">
        <w:bookmarkStart w:colFirst="0" w:colLast="0" w:name="_cwql4smc2z4f" w:id="0"/>
        <w:bookmarkEnd w:id="0"/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2">
      <w:pPr>
        <w:rPr>
          <w:rPrChange w:author="Angha Ajay" w:id="2" w:date="2025-10-15T20:17:13Z">
            <w:rPr>
              <w:b w:val="1"/>
              <w:color w:val="010409"/>
              <w:sz w:val="33"/>
              <w:szCs w:val="33"/>
            </w:rPr>
          </w:rPrChange>
        </w:rPr>
        <w:pPrChange w:author="Angha Ajay" w:id="0" w:date="2025-10-15T20:17:13Z">
          <w:pPr>
            <w:pStyle w:val="Heading3"/>
            <w:keepNext w:val="0"/>
            <w:keepLines w:val="0"/>
            <w:spacing w:before="280" w:line="300" w:lineRule="auto"/>
          </w:pPr>
        </w:pPrChange>
      </w:pPr>
      <w:bookmarkStart w:colFirst="0" w:colLast="0" w:name="_cwql4smc2z4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a64d79"/>
          <w:sz w:val="25"/>
          <w:szCs w:val="25"/>
          <w:rPrChange w:author="Angha Ajay" w:id="3" w:date="2025-10-08T15:58:44Z">
            <w:rPr>
              <w:b w:val="1"/>
              <w:color w:val="010409"/>
              <w:sz w:val="21"/>
              <w:szCs w:val="21"/>
            </w:rPr>
          </w:rPrChange>
        </w:rPr>
      </w:pPr>
      <w:r w:rsidDel="00000000" w:rsidR="00000000" w:rsidRPr="00000000">
        <w:rPr>
          <w:rFonts w:ascii="Roboto Mono" w:cs="Roboto Mono" w:eastAsia="Roboto Mono" w:hAnsi="Roboto Mono"/>
          <w:color w:val="a64d79"/>
          <w:sz w:val="25"/>
          <w:szCs w:val="25"/>
          <w:rtl w:val="0"/>
          <w:rPrChange w:author="Angha Ajay" w:id="3" w:date="2025-10-08T15:58:44Z">
            <w:rPr>
              <w:b w:val="1"/>
              <w:color w:val="010409"/>
              <w:sz w:val="21"/>
              <w:szCs w:val="21"/>
            </w:rPr>
          </w:rPrChange>
        </w:rPr>
        <w:t xml:space="preserve">Days 1–30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/>
        <w:ind w:left="720" w:hanging="360"/>
        <w:rPr>
          <w:color w:val="010409"/>
          <w:sz w:val="23"/>
          <w:szCs w:val="23"/>
          <w:rPrChange w:author="Angha Ajay" w:id="4" w:date="2025-10-08T15:59:14Z">
            <w:rPr>
              <w:color w:val="010409"/>
              <w:sz w:val="21"/>
              <w:szCs w:val="21"/>
            </w:rPr>
          </w:rPrChange>
        </w:rPr>
        <w:pPrChange w:author="Angha Ajay" w:id="0" w:date="2025-10-08T15:59:14Z">
          <w:pPr>
            <w:numPr>
              <w:ilvl w:val="0"/>
              <w:numId w:val="4"/>
            </w:numPr>
            <w:ind w:left="720" w:hanging="360"/>
          </w:pPr>
        </w:pPrChange>
      </w:pPr>
      <w:r w:rsidDel="00000000" w:rsidR="00000000" w:rsidRPr="00000000">
        <w:rPr>
          <w:rFonts w:ascii="Nunito" w:cs="Nunito" w:eastAsia="Nunito" w:hAnsi="Nunito"/>
          <w:color w:val="010409"/>
          <w:sz w:val="23"/>
          <w:szCs w:val="23"/>
          <w:rtl w:val="0"/>
          <w:rPrChange w:author="Angha Ajay" w:id="4" w:date="2025-10-08T15:59:14Z">
            <w:rPr>
              <w:color w:val="010409"/>
              <w:sz w:val="21"/>
              <w:szCs w:val="21"/>
            </w:rPr>
          </w:rPrChange>
        </w:rPr>
        <w:t xml:space="preserve">Identify 3–5 priority governance themes (e.g., budget transparency, access to information, digital ID, elections, protests).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10409"/>
          <w:sz w:val="23"/>
          <w:szCs w:val="23"/>
          <w:rPrChange w:author="Angha Ajay" w:id="4" w:date="2025-10-08T15:59:14Z">
            <w:rPr>
              <w:color w:val="010409"/>
              <w:sz w:val="21"/>
              <w:szCs w:val="21"/>
            </w:rPr>
          </w:rPrChange>
        </w:rPr>
        <w:pPrChange w:author="Angha Ajay" w:id="0" w:date="2025-10-08T15:59:14Z">
          <w:pPr>
            <w:numPr>
              <w:ilvl w:val="0"/>
              <w:numId w:val="4"/>
            </w:numPr>
            <w:spacing w:before="60" w:lineRule="auto"/>
            <w:ind w:left="720" w:hanging="360"/>
          </w:pPr>
        </w:pPrChange>
      </w:pPr>
      <w:r w:rsidDel="00000000" w:rsidR="00000000" w:rsidRPr="00000000">
        <w:rPr>
          <w:rFonts w:ascii="Nunito" w:cs="Nunito" w:eastAsia="Nunito" w:hAnsi="Nunito"/>
          <w:color w:val="010409"/>
          <w:sz w:val="23"/>
          <w:szCs w:val="23"/>
          <w:rtl w:val="0"/>
          <w:rPrChange w:author="Angha Ajay" w:id="4" w:date="2025-10-08T15:59:14Z">
            <w:rPr>
              <w:color w:val="010409"/>
              <w:sz w:val="21"/>
              <w:szCs w:val="21"/>
            </w:rPr>
          </w:rPrChange>
        </w:rPr>
        <w:t xml:space="preserve">Create research templates and citation standards.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10409"/>
          <w:sz w:val="23"/>
          <w:szCs w:val="23"/>
          <w:rPrChange w:author="Angha Ajay" w:id="4" w:date="2025-10-08T15:59:14Z">
            <w:rPr>
              <w:color w:val="010409"/>
              <w:sz w:val="21"/>
              <w:szCs w:val="21"/>
            </w:rPr>
          </w:rPrChange>
        </w:rPr>
        <w:pPrChange w:author="Angha Ajay" w:id="0" w:date="2025-10-08T15:59:14Z">
          <w:pPr>
            <w:numPr>
              <w:ilvl w:val="0"/>
              <w:numId w:val="4"/>
            </w:numPr>
            <w:spacing w:before="60" w:lineRule="auto"/>
            <w:ind w:left="720" w:hanging="360"/>
          </w:pPr>
        </w:pPrChange>
      </w:pPr>
      <w:r w:rsidDel="00000000" w:rsidR="00000000" w:rsidRPr="00000000">
        <w:rPr>
          <w:rFonts w:ascii="Nunito" w:cs="Nunito" w:eastAsia="Nunito" w:hAnsi="Nunito"/>
          <w:color w:val="010409"/>
          <w:sz w:val="23"/>
          <w:szCs w:val="23"/>
          <w:rtl w:val="0"/>
          <w:rPrChange w:author="Angha Ajay" w:id="4" w:date="2025-10-08T15:59:14Z">
            <w:rPr>
              <w:color w:val="010409"/>
              <w:sz w:val="21"/>
              <w:szCs w:val="21"/>
            </w:rPr>
          </w:rPrChange>
        </w:rPr>
        <w:t xml:space="preserve">Conduct literature review.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10409"/>
          <w:sz w:val="23"/>
          <w:szCs w:val="23"/>
          <w:rPrChange w:author="Angha Ajay" w:id="4" w:date="2025-10-08T15:59:14Z">
            <w:rPr>
              <w:color w:val="010409"/>
              <w:sz w:val="21"/>
              <w:szCs w:val="21"/>
            </w:rPr>
          </w:rPrChange>
        </w:rPr>
        <w:pPrChange w:author="Angha Ajay" w:id="0" w:date="2025-10-08T15:59:14Z">
          <w:pPr>
            <w:numPr>
              <w:ilvl w:val="0"/>
              <w:numId w:val="4"/>
            </w:numPr>
            <w:spacing w:before="60" w:lineRule="auto"/>
            <w:ind w:left="720" w:hanging="360"/>
          </w:pPr>
        </w:pPrChange>
      </w:pPr>
      <w:r w:rsidDel="00000000" w:rsidR="00000000" w:rsidRPr="00000000">
        <w:rPr>
          <w:rFonts w:ascii="Nunito" w:cs="Nunito" w:eastAsia="Nunito" w:hAnsi="Nunito"/>
          <w:color w:val="010409"/>
          <w:sz w:val="23"/>
          <w:szCs w:val="23"/>
          <w:rtl w:val="0"/>
          <w:rPrChange w:author="Angha Ajay" w:id="4" w:date="2025-10-08T15:59:14Z">
            <w:rPr>
              <w:color w:val="010409"/>
              <w:sz w:val="21"/>
              <w:szCs w:val="21"/>
            </w:rPr>
          </w:rPrChange>
        </w:rPr>
        <w:t xml:space="preserve">Publish one brief explainer per focus area.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before="0" w:beforeAutospacing="0" w:lineRule="auto"/>
        <w:ind w:left="720" w:hanging="360"/>
        <w:rPr>
          <w:color w:val="010409"/>
          <w:sz w:val="23"/>
          <w:szCs w:val="23"/>
          <w:rPrChange w:author="Angha Ajay" w:id="4" w:date="2025-10-08T15:59:14Z">
            <w:rPr>
              <w:color w:val="010409"/>
              <w:sz w:val="21"/>
              <w:szCs w:val="21"/>
            </w:rPr>
          </w:rPrChange>
        </w:rPr>
        <w:pPrChange w:author="Angha Ajay" w:id="0" w:date="2025-10-08T15:59:14Z">
          <w:pPr>
            <w:numPr>
              <w:ilvl w:val="0"/>
              <w:numId w:val="4"/>
            </w:numPr>
            <w:spacing w:before="60" w:lineRule="auto"/>
            <w:ind w:left="720" w:hanging="360"/>
          </w:pPr>
        </w:pPrChange>
      </w:pPr>
      <w:r w:rsidDel="00000000" w:rsidR="00000000" w:rsidRPr="00000000">
        <w:rPr>
          <w:rFonts w:ascii="Nunito" w:cs="Nunito" w:eastAsia="Nunito" w:hAnsi="Nunito"/>
          <w:color w:val="010409"/>
          <w:sz w:val="23"/>
          <w:szCs w:val="23"/>
          <w:rtl w:val="0"/>
          <w:rPrChange w:author="Angha Ajay" w:id="4" w:date="2025-10-08T15:59:14Z">
            <w:rPr>
              <w:color w:val="010409"/>
              <w:sz w:val="21"/>
              <w:szCs w:val="21"/>
            </w:rPr>
          </w:rPrChange>
        </w:rPr>
        <w:t xml:space="preserve">Map existing African policy data.</w:t>
      </w:r>
    </w:p>
    <w:p w:rsidR="00000000" w:rsidDel="00000000" w:rsidP="00000000" w:rsidRDefault="00000000" w:rsidRPr="00000000" w14:paraId="00000009">
      <w:pPr>
        <w:rPr>
          <w:ins w:author="Angha Ajay" w:id="5" w:date="2025-10-15T20:17:16Z"/>
          <w:b w:val="1"/>
          <w:color w:val="010409"/>
          <w:sz w:val="21"/>
          <w:szCs w:val="21"/>
          <w:rPrChange w:author="Angha Ajay" w:id="6" w:date="2025-10-15T20:17:16Z">
            <w:rPr>
              <w:color w:val="010409"/>
              <w:sz w:val="21"/>
              <w:szCs w:val="21"/>
            </w:rPr>
          </w:rPrChange>
        </w:rPr>
      </w:pPr>
      <w:ins w:author="Angha Ajay" w:id="5" w:date="2025-10-15T20:17:1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A">
      <w:pPr>
        <w:rPr>
          <w:b w:val="1"/>
          <w:color w:val="01040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a64d79"/>
          <w:sz w:val="25"/>
          <w:szCs w:val="25"/>
          <w:rPrChange w:author="Angha Ajay" w:id="7" w:date="2025-10-08T15:59:23Z">
            <w:rPr>
              <w:b w:val="1"/>
              <w:color w:val="010409"/>
              <w:sz w:val="21"/>
              <w:szCs w:val="21"/>
            </w:rPr>
          </w:rPrChange>
        </w:rPr>
      </w:pPr>
      <w:r w:rsidDel="00000000" w:rsidR="00000000" w:rsidRPr="00000000">
        <w:rPr>
          <w:rFonts w:ascii="Roboto Mono" w:cs="Roboto Mono" w:eastAsia="Roboto Mono" w:hAnsi="Roboto Mono"/>
          <w:color w:val="a64d79"/>
          <w:sz w:val="25"/>
          <w:szCs w:val="25"/>
          <w:rtl w:val="0"/>
          <w:rPrChange w:author="Angha Ajay" w:id="7" w:date="2025-10-08T15:59:23Z">
            <w:rPr>
              <w:b w:val="1"/>
              <w:color w:val="010409"/>
              <w:sz w:val="21"/>
              <w:szCs w:val="21"/>
            </w:rPr>
          </w:rPrChange>
        </w:rPr>
        <w:t xml:space="preserve">Days 31–60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  <w:rPr>
          <w:color w:val="010409"/>
          <w:sz w:val="23"/>
          <w:szCs w:val="23"/>
          <w:rPrChange w:author="Angha Ajay" w:id="8" w:date="2025-10-08T16:00:00Z">
            <w:rPr>
              <w:color w:val="010409"/>
              <w:sz w:val="21"/>
              <w:szCs w:val="21"/>
            </w:rPr>
          </w:rPrChange>
        </w:rPr>
        <w:pPrChange w:author="Angha Ajay" w:id="0" w:date="2025-10-08T16:00:00Z">
          <w:pPr>
            <w:numPr>
              <w:ilvl w:val="0"/>
              <w:numId w:val="2"/>
            </w:numPr>
            <w:ind w:left="720" w:hanging="360"/>
          </w:pPr>
        </w:pPrChange>
      </w:pPr>
      <w:r w:rsidDel="00000000" w:rsidR="00000000" w:rsidRPr="00000000">
        <w:rPr>
          <w:rFonts w:ascii="Nunito" w:cs="Nunito" w:eastAsia="Nunito" w:hAnsi="Nunito"/>
          <w:color w:val="010409"/>
          <w:sz w:val="23"/>
          <w:szCs w:val="23"/>
          <w:rtl w:val="0"/>
          <w:rPrChange w:author="Angha Ajay" w:id="8" w:date="2025-10-08T16:00:00Z">
            <w:rPr>
              <w:color w:val="010409"/>
              <w:sz w:val="21"/>
              <w:szCs w:val="21"/>
            </w:rPr>
          </w:rPrChange>
        </w:rPr>
        <w:t xml:space="preserve">Produce one policy memo and one comparative snapshot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10409"/>
          <w:sz w:val="23"/>
          <w:szCs w:val="23"/>
          <w:rPrChange w:author="Angha Ajay" w:id="8" w:date="2025-10-08T16:00:00Z">
            <w:rPr>
              <w:color w:val="010409"/>
              <w:sz w:val="21"/>
              <w:szCs w:val="21"/>
            </w:rPr>
          </w:rPrChange>
        </w:rPr>
        <w:pPrChange w:author="Angha Ajay" w:id="0" w:date="2025-10-08T16:00:00Z">
          <w:pPr>
            <w:numPr>
              <w:ilvl w:val="0"/>
              <w:numId w:val="2"/>
            </w:numPr>
            <w:spacing w:before="60" w:lineRule="auto"/>
            <w:ind w:left="720" w:hanging="360"/>
          </w:pPr>
        </w:pPrChange>
      </w:pPr>
      <w:r w:rsidDel="00000000" w:rsidR="00000000" w:rsidRPr="00000000">
        <w:rPr>
          <w:rFonts w:ascii="Nunito" w:cs="Nunito" w:eastAsia="Nunito" w:hAnsi="Nunito"/>
          <w:color w:val="010409"/>
          <w:sz w:val="23"/>
          <w:szCs w:val="23"/>
          <w:rtl w:val="0"/>
          <w:rPrChange w:author="Angha Ajay" w:id="8" w:date="2025-10-08T16:00:00Z">
            <w:rPr>
              <w:color w:val="010409"/>
              <w:sz w:val="21"/>
              <w:szCs w:val="21"/>
            </w:rPr>
          </w:rPrChange>
        </w:rPr>
        <w:t xml:space="preserve">Collaborate with Data Scientists to analyze datasets and with Comms on summaries.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10409"/>
          <w:sz w:val="23"/>
          <w:szCs w:val="23"/>
          <w:rPrChange w:author="Angha Ajay" w:id="8" w:date="2025-10-08T16:00:00Z">
            <w:rPr>
              <w:color w:val="010409"/>
              <w:sz w:val="21"/>
              <w:szCs w:val="21"/>
            </w:rPr>
          </w:rPrChange>
        </w:rPr>
        <w:pPrChange w:author="Angha Ajay" w:id="0" w:date="2025-10-08T16:00:00Z">
          <w:pPr>
            <w:numPr>
              <w:ilvl w:val="0"/>
              <w:numId w:val="2"/>
            </w:numPr>
            <w:spacing w:before="60" w:lineRule="auto"/>
            <w:ind w:left="720" w:hanging="360"/>
          </w:pPr>
        </w:pPrChange>
      </w:pPr>
      <w:r w:rsidDel="00000000" w:rsidR="00000000" w:rsidRPr="00000000">
        <w:rPr>
          <w:rFonts w:ascii="Nunito" w:cs="Nunito" w:eastAsia="Nunito" w:hAnsi="Nunito"/>
          <w:color w:val="010409"/>
          <w:sz w:val="23"/>
          <w:szCs w:val="23"/>
          <w:rtl w:val="0"/>
          <w:rPrChange w:author="Angha Ajay" w:id="8" w:date="2025-10-08T16:00:00Z">
            <w:rPr>
              <w:color w:val="010409"/>
              <w:sz w:val="21"/>
              <w:szCs w:val="21"/>
            </w:rPr>
          </w:rPrChange>
        </w:rPr>
        <w:t xml:space="preserve">Engage with the Tech &amp; Dev team to align tools with policy needs.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0" w:beforeAutospacing="0" w:lineRule="auto"/>
        <w:ind w:left="720" w:hanging="360"/>
        <w:rPr>
          <w:color w:val="010409"/>
          <w:sz w:val="23"/>
          <w:szCs w:val="23"/>
          <w:rPrChange w:author="Angha Ajay" w:id="8" w:date="2025-10-08T16:00:00Z">
            <w:rPr>
              <w:color w:val="010409"/>
              <w:sz w:val="21"/>
              <w:szCs w:val="21"/>
            </w:rPr>
          </w:rPrChange>
        </w:rPr>
        <w:pPrChange w:author="Angha Ajay" w:id="0" w:date="2025-10-08T16:00:00Z">
          <w:pPr>
            <w:numPr>
              <w:ilvl w:val="0"/>
              <w:numId w:val="2"/>
            </w:numPr>
            <w:spacing w:before="60" w:lineRule="auto"/>
            <w:ind w:left="720" w:hanging="360"/>
          </w:pPr>
        </w:pPrChange>
      </w:pPr>
      <w:r w:rsidDel="00000000" w:rsidR="00000000" w:rsidRPr="00000000">
        <w:rPr>
          <w:rFonts w:ascii="Nunito" w:cs="Nunito" w:eastAsia="Nunito" w:hAnsi="Nunito"/>
          <w:color w:val="010409"/>
          <w:sz w:val="23"/>
          <w:szCs w:val="23"/>
          <w:rtl w:val="0"/>
          <w:rPrChange w:author="Angha Ajay" w:id="8" w:date="2025-10-08T16:00:00Z">
            <w:rPr>
              <w:color w:val="010409"/>
              <w:sz w:val="21"/>
              <w:szCs w:val="21"/>
            </w:rPr>
          </w:rPrChange>
        </w:rPr>
        <w:t xml:space="preserve">Begin outreach to reviewers or academic partners.</w:t>
      </w:r>
    </w:p>
    <w:p w:rsidR="00000000" w:rsidDel="00000000" w:rsidP="00000000" w:rsidRDefault="00000000" w:rsidRPr="00000000" w14:paraId="00000010">
      <w:pPr>
        <w:rPr>
          <w:ins w:author="Angha Ajay" w:id="9" w:date="2025-10-15T20:17:21Z"/>
          <w:rFonts w:ascii="Roboto Mono" w:cs="Roboto Mono" w:eastAsia="Roboto Mono" w:hAnsi="Roboto Mono"/>
          <w:color w:val="a64d79"/>
          <w:sz w:val="25"/>
          <w:szCs w:val="25"/>
          <w:rPrChange w:author="Angha Ajay" w:id="10" w:date="2025-10-15T20:17:21Z">
            <w:rPr>
              <w:color w:val="010409"/>
              <w:sz w:val="21"/>
              <w:szCs w:val="21"/>
            </w:rPr>
          </w:rPrChange>
        </w:rPr>
      </w:pPr>
      <w:ins w:author="Angha Ajay" w:id="9" w:date="2025-10-15T20:17:2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a64d79"/>
          <w:sz w:val="25"/>
          <w:szCs w:val="25"/>
          <w:rPrChange w:author="Angha Ajay" w:id="11" w:date="2025-10-08T16:00:23Z">
            <w:rPr>
              <w:b w:val="1"/>
              <w:color w:val="010409"/>
              <w:sz w:val="21"/>
              <w:szCs w:val="21"/>
            </w:rPr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a64d79"/>
          <w:sz w:val="25"/>
          <w:szCs w:val="25"/>
          <w:rPrChange w:author="Angha Ajay" w:id="11" w:date="2025-10-08T16:00:23Z">
            <w:rPr>
              <w:b w:val="1"/>
              <w:color w:val="010409"/>
              <w:sz w:val="21"/>
              <w:szCs w:val="21"/>
            </w:rPr>
          </w:rPrChange>
        </w:rPr>
      </w:pPr>
      <w:r w:rsidDel="00000000" w:rsidR="00000000" w:rsidRPr="00000000">
        <w:rPr>
          <w:rFonts w:ascii="Roboto Mono" w:cs="Roboto Mono" w:eastAsia="Roboto Mono" w:hAnsi="Roboto Mono"/>
          <w:color w:val="a64d79"/>
          <w:sz w:val="25"/>
          <w:szCs w:val="25"/>
          <w:rtl w:val="0"/>
          <w:rPrChange w:author="Angha Ajay" w:id="11" w:date="2025-10-08T16:00:23Z">
            <w:rPr>
              <w:b w:val="1"/>
              <w:color w:val="010409"/>
              <w:sz w:val="21"/>
              <w:szCs w:val="21"/>
            </w:rPr>
          </w:rPrChange>
        </w:rPr>
        <w:t xml:space="preserve">Days 61–90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720" w:hanging="360"/>
        <w:rPr>
          <w:rFonts w:ascii="Nunito" w:cs="Nunito" w:eastAsia="Nunito" w:hAnsi="Nunito"/>
          <w:color w:val="010409"/>
          <w:sz w:val="21"/>
          <w:szCs w:val="21"/>
          <w:rPrChange w:author="Angha Ajay" w:id="12" w:date="2025-10-08T16:00:42Z">
            <w:rPr>
              <w:color w:val="010409"/>
              <w:sz w:val="21"/>
              <w:szCs w:val="21"/>
            </w:rPr>
          </w:rPrChange>
        </w:rPr>
        <w:pPrChange w:author="Angha Ajay" w:id="0" w:date="2025-10-08T16:00:42Z">
          <w:pPr>
            <w:numPr>
              <w:ilvl w:val="0"/>
              <w:numId w:val="3"/>
            </w:numPr>
            <w:ind w:left="720" w:hanging="360"/>
          </w:pPr>
        </w:pPrChange>
      </w:pPr>
      <w:r w:rsidDel="00000000" w:rsidR="00000000" w:rsidRPr="00000000">
        <w:rPr>
          <w:rFonts w:ascii="Nunito" w:cs="Nunito" w:eastAsia="Nunito" w:hAnsi="Nunito"/>
          <w:color w:val="010409"/>
          <w:sz w:val="23"/>
          <w:szCs w:val="23"/>
          <w:rtl w:val="0"/>
          <w:rPrChange w:author="Angha Ajay" w:id="12" w:date="2025-10-08T16:00:42Z">
            <w:rPr>
              <w:color w:val="010409"/>
              <w:sz w:val="21"/>
              <w:szCs w:val="21"/>
            </w:rPr>
          </w:rPrChange>
        </w:rPr>
        <w:t xml:space="preserve">Co-author whitepaper with insights from data + policy.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color w:val="010409"/>
          <w:sz w:val="21"/>
          <w:szCs w:val="21"/>
          <w:rPrChange w:author="Angha Ajay" w:id="12" w:date="2025-10-08T16:00:42Z">
            <w:rPr>
              <w:color w:val="010409"/>
              <w:sz w:val="21"/>
              <w:szCs w:val="21"/>
            </w:rPr>
          </w:rPrChange>
        </w:rPr>
        <w:pPrChange w:author="Angha Ajay" w:id="0" w:date="2025-10-08T16:00:42Z">
          <w:pPr>
            <w:numPr>
              <w:ilvl w:val="0"/>
              <w:numId w:val="3"/>
            </w:numPr>
            <w:spacing w:before="60" w:lineRule="auto"/>
            <w:ind w:left="720" w:hanging="360"/>
          </w:pPr>
        </w:pPrChange>
      </w:pPr>
      <w:r w:rsidDel="00000000" w:rsidR="00000000" w:rsidRPr="00000000">
        <w:rPr>
          <w:rFonts w:ascii="Nunito" w:cs="Nunito" w:eastAsia="Nunito" w:hAnsi="Nunito"/>
          <w:color w:val="010409"/>
          <w:sz w:val="23"/>
          <w:szCs w:val="23"/>
          <w:rtl w:val="0"/>
          <w:rPrChange w:author="Angha Ajay" w:id="12" w:date="2025-10-08T16:00:42Z">
            <w:rPr>
              <w:color w:val="010409"/>
              <w:sz w:val="21"/>
              <w:szCs w:val="21"/>
            </w:rPr>
          </w:rPrChange>
        </w:rPr>
        <w:t xml:space="preserve">Host a public webinar or roundtable on findings.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  <w:color w:val="010409"/>
          <w:sz w:val="21"/>
          <w:szCs w:val="21"/>
          <w:rPrChange w:author="Angha Ajay" w:id="12" w:date="2025-10-08T16:00:42Z">
            <w:rPr>
              <w:color w:val="010409"/>
              <w:sz w:val="21"/>
              <w:szCs w:val="21"/>
            </w:rPr>
          </w:rPrChange>
        </w:rPr>
        <w:pPrChange w:author="Angha Ajay" w:id="0" w:date="2025-10-08T16:00:42Z">
          <w:pPr>
            <w:numPr>
              <w:ilvl w:val="0"/>
              <w:numId w:val="3"/>
            </w:numPr>
            <w:spacing w:before="60" w:lineRule="auto"/>
            <w:ind w:left="720" w:hanging="360"/>
          </w:pPr>
        </w:pPrChange>
      </w:pPr>
      <w:r w:rsidDel="00000000" w:rsidR="00000000" w:rsidRPr="00000000">
        <w:rPr>
          <w:rFonts w:ascii="Nunito" w:cs="Nunito" w:eastAsia="Nunito" w:hAnsi="Nunito"/>
          <w:color w:val="010409"/>
          <w:sz w:val="23"/>
          <w:szCs w:val="23"/>
          <w:rtl w:val="0"/>
          <w:rPrChange w:author="Angha Ajay" w:id="12" w:date="2025-10-08T16:00:42Z">
            <w:rPr>
              <w:color w:val="010409"/>
              <w:sz w:val="21"/>
              <w:szCs w:val="21"/>
            </w:rPr>
          </w:rPrChange>
        </w:rPr>
        <w:t xml:space="preserve">Publish open access policy research repo.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before="0" w:beforeAutospacing="0" w:lineRule="auto"/>
        <w:ind w:left="720" w:hanging="360"/>
        <w:rPr>
          <w:rFonts w:ascii="Nunito" w:cs="Nunito" w:eastAsia="Nunito" w:hAnsi="Nunito"/>
          <w:color w:val="010409"/>
          <w:sz w:val="21"/>
          <w:szCs w:val="21"/>
          <w:rPrChange w:author="Angha Ajay" w:id="12" w:date="2025-10-08T16:00:42Z">
            <w:rPr>
              <w:color w:val="010409"/>
              <w:sz w:val="21"/>
              <w:szCs w:val="21"/>
            </w:rPr>
          </w:rPrChange>
        </w:rPr>
        <w:pPrChange w:author="Angha Ajay" w:id="0" w:date="2025-10-08T16:00:42Z">
          <w:pPr>
            <w:numPr>
              <w:ilvl w:val="0"/>
              <w:numId w:val="3"/>
            </w:numPr>
            <w:spacing w:before="60" w:lineRule="auto"/>
            <w:ind w:left="720" w:hanging="360"/>
          </w:pPr>
        </w:pPrChange>
      </w:pPr>
      <w:r w:rsidDel="00000000" w:rsidR="00000000" w:rsidRPr="00000000">
        <w:rPr>
          <w:rFonts w:ascii="Nunito" w:cs="Nunito" w:eastAsia="Nunito" w:hAnsi="Nunito"/>
          <w:color w:val="010409"/>
          <w:sz w:val="23"/>
          <w:szCs w:val="23"/>
          <w:rtl w:val="0"/>
          <w:rPrChange w:author="Angha Ajay" w:id="12" w:date="2025-10-08T16:00:42Z">
            <w:rPr>
              <w:color w:val="010409"/>
              <w:sz w:val="21"/>
              <w:szCs w:val="21"/>
            </w:rPr>
          </w:rPrChange>
        </w:rPr>
        <w:t xml:space="preserve">Propose next-quarter research agenda tied to advocacy.</w:t>
      </w:r>
    </w:p>
    <w:p w:rsidR="00000000" w:rsidDel="00000000" w:rsidP="00000000" w:rsidRDefault="00000000" w:rsidRPr="00000000" w14:paraId="00000017">
      <w:pPr>
        <w:rPr>
          <w:b w:val="1"/>
          <w:color w:val="01040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color w:val="a64d79"/>
          <w:sz w:val="25"/>
          <w:szCs w:val="25"/>
          <w:rPrChange w:author="Angha Ajay" w:id="13" w:date="2025-10-08T16:00:53Z">
            <w:rPr>
              <w:b w:val="1"/>
              <w:color w:val="010409"/>
              <w:sz w:val="21"/>
              <w:szCs w:val="21"/>
            </w:rPr>
          </w:rPrChange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a64d79"/>
          <w:sz w:val="25"/>
          <w:szCs w:val="25"/>
          <w:rtl w:val="0"/>
          <w:rPrChange w:author="Angha Ajay" w:id="13" w:date="2025-10-08T16:00:53Z">
            <w:rPr>
              <w:b w:val="1"/>
              <w:color w:val="010409"/>
              <w:sz w:val="21"/>
              <w:szCs w:val="21"/>
            </w:rPr>
          </w:rPrChange>
        </w:rPr>
        <w:t xml:space="preserve">Dependencies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color w:val="010409"/>
          <w:sz w:val="23"/>
          <w:szCs w:val="23"/>
          <w:rPrChange w:author="Angha Ajay" w:id="14" w:date="2025-10-08T16:01:11Z">
            <w:rPr>
              <w:color w:val="010409"/>
              <w:sz w:val="21"/>
              <w:szCs w:val="21"/>
            </w:rPr>
          </w:rPrChange>
        </w:rPr>
        <w:pPrChange w:author="Angha Ajay" w:id="0" w:date="2025-10-08T16:01:11Z">
          <w:pPr>
            <w:numPr>
              <w:ilvl w:val="0"/>
              <w:numId w:val="1"/>
            </w:numPr>
            <w:ind w:left="720" w:hanging="360"/>
          </w:pPr>
        </w:pPrChange>
      </w:pPr>
      <w:r w:rsidDel="00000000" w:rsidR="00000000" w:rsidRPr="00000000">
        <w:rPr>
          <w:rFonts w:ascii="Nunito" w:cs="Nunito" w:eastAsia="Nunito" w:hAnsi="Nunito"/>
          <w:color w:val="010409"/>
          <w:sz w:val="23"/>
          <w:szCs w:val="23"/>
          <w:rtl w:val="0"/>
          <w:rPrChange w:author="Angha Ajay" w:id="14" w:date="2025-10-08T16:01:11Z">
            <w:rPr>
              <w:color w:val="010409"/>
              <w:sz w:val="21"/>
              <w:szCs w:val="21"/>
            </w:rPr>
          </w:rPrChange>
        </w:rPr>
        <w:t xml:space="preserve">Data for evidence; Comms for dissemination; Partnerships for uptake.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erriweatherMedium-regular.ttf"/><Relationship Id="rId6" Type="http://schemas.openxmlformats.org/officeDocument/2006/relationships/font" Target="fonts/MerriweatherMedium-bold.ttf"/><Relationship Id="rId7" Type="http://schemas.openxmlformats.org/officeDocument/2006/relationships/font" Target="fonts/MerriweatherMedium-italic.ttf"/><Relationship Id="rId8" Type="http://schemas.openxmlformats.org/officeDocument/2006/relationships/font" Target="fonts/Merriweath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